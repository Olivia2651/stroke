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taa5w3j50g7" w:id="0"/>
      <w:bookmarkEnd w:id="0"/>
      <w:r w:rsidDel="00000000" w:rsidR="00000000" w:rsidRPr="00000000">
        <w:rPr>
          <w:rFonts w:ascii="Times New Roman" w:cs="Times New Roman" w:eastAsia="Times New Roman" w:hAnsi="Times New Roman"/>
          <w:b w:val="1"/>
          <w:rtl w:val="0"/>
        </w:rPr>
        <w:t xml:space="preserve">STROKE PREDICTION WEB-APP DEPLOYMENT VIA STREAMLIT</w:t>
      </w:r>
      <w:r w:rsidDel="00000000" w:rsidR="00000000" w:rsidRPr="00000000">
        <w:rPr>
          <w:rtl w:val="0"/>
        </w:rPr>
        <w:t xml:space="preserve"> </w:t>
      </w:r>
    </w:p>
    <w:p w:rsidR="00000000" w:rsidDel="00000000" w:rsidP="00000000" w:rsidRDefault="00000000" w:rsidRPr="00000000" w14:paraId="0000000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PROJECT BY: </w:t>
      </w:r>
    </w:p>
    <w:p w:rsidR="00000000" w:rsidDel="00000000" w:rsidP="00000000" w:rsidRDefault="00000000" w:rsidRPr="00000000" w14:paraId="0000000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VERONICA MARIA DSOUZA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OLIVIA AMBROSE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HRISHITA SURESH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9">
      <w:pPr>
        <w:jc w:val="both"/>
        <w:rPr>
          <w:rFonts w:ascii="Times New Roman" w:cs="Times New Roman" w:eastAsia="Times New Roman" w:hAnsi="Times New Roman"/>
          <w:sz w:val="30"/>
          <w:szCs w:val="30"/>
        </w:rPr>
        <w:sectPr>
          <w:headerReference r:id="rId6" w:type="default"/>
          <w:footerReference r:id="rId7" w:type="default"/>
          <w:footerReference r:id="rId8" w:type="first"/>
          <w:pgSz w:h="15840" w:w="12240" w:orient="portrait"/>
          <w:pgMar w:bottom="1440" w:top="1440" w:left="1440" w:right="1440" w:header="720" w:footer="720"/>
          <w:pgNumType w:start="0"/>
          <w:titlePg w:val="1"/>
          <w:sectPrChange w:author="Veronica Dsouza" w:id="0" w:date="2023-03-03T23:59:58Z">
            <w:sectPr w:rsidR="000000" w:rsidDel="000000" w:rsidRPr="000000" w:rsidSect="000000">
              <w:pgMar w:bottom="1440" w:top="1440" w:left="1440" w:right="1440" w:header="720" w:footer="720"/>
              <w:pgNumType w:start="1"/>
              <w:pgSz w:h="15840" w:w="12240" w:orient="portrait"/>
              <w:titlePg w:val="0"/>
            </w:sectPr>
          </w:sectPrChange>
        </w:sect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SYNOPSIS:</w:t>
        <w:br w:type="textWrapping"/>
      </w:r>
    </w:p>
    <w:p w:rsidR="00000000" w:rsidDel="00000000" w:rsidP="00000000" w:rsidRDefault="00000000" w:rsidRPr="00000000" w14:paraId="0000001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OUR WEB APPLICATION EXACTLY DO?</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Our web application accepts user inputs about various health related queries such as the age, smoking status, bmi, etc., of an individual and then with the help of our machine learning model built via PYTHON, it makes a prediction about how likely an individual is to have a stroke in the near future.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TAKE A LOOK AT OUR ML MODEL BUILDING:</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STEP 1: importing necessary inbuilt packages and loading the dataset: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STEP 2: Let us learn about our dataset before we get into pre-processing:</w:t>
      </w:r>
    </w:p>
    <w:p w:rsidR="00000000" w:rsidDel="00000000" w:rsidP="00000000" w:rsidRDefault="00000000" w:rsidRPr="00000000" w14:paraId="00000025">
      <w:pPr>
        <w:spacing w:after="100" w:before="120" w:line="38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contains 5110 rows and 12 columns i.e., 5110 observations and 10 columns that are used as features excluding id and 1 column used as the target i.e., stroke</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the columns:</w:t>
      </w:r>
    </w:p>
    <w:p w:rsidR="00000000" w:rsidDel="00000000" w:rsidP="00000000" w:rsidRDefault="00000000" w:rsidRPr="00000000" w14:paraId="00000027">
      <w:pPr>
        <w:numPr>
          <w:ilvl w:val="0"/>
          <w:numId w:val="1"/>
        </w:numP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gender: gives the gender of the individual</w:t>
      </w:r>
    </w:p>
    <w:p w:rsidR="00000000" w:rsidDel="00000000" w:rsidP="00000000" w:rsidRDefault="00000000" w:rsidRPr="00000000" w14:paraId="00000028">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age: gives the age of the individual</w:t>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hypertension: describes whether the individual has hypertension or not. 0 for no and 1 for yes.</w:t>
      </w:r>
    </w:p>
    <w:p w:rsidR="00000000" w:rsidDel="00000000" w:rsidP="00000000" w:rsidRDefault="00000000" w:rsidRPr="00000000" w14:paraId="0000002A">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heart_disease: describes whether the individual has heart disease or not. 0 for no and 1 for yes.</w:t>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ever_married: describes whether the individual has ever been married or not.</w:t>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work_type: describes the work environment of the individual</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Residence_type: describes the area where the individual resides</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avg_glucose_level: gives the average blood glucose level of the individual</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bmi: gives the BMI of individual</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smoking_status: describes whether a person has smoked or not</w:t>
      </w:r>
    </w:p>
    <w:p w:rsidR="00000000" w:rsidDel="00000000" w:rsidP="00000000" w:rsidRDefault="00000000" w:rsidRPr="00000000" w14:paraId="00000031">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stroke: describes whether the individual has suffered a stroke or not. 0 for no and 1 for yes.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Snippets of preprocessing and feature engineering:</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37000"/>
            <wp:effectExtent b="0" l="0" r="0" t="0"/>
            <wp:docPr id="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86300"/>
            <wp:effectExtent b="0" l="0" r="0" t="0"/>
            <wp:docPr id="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305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59300"/>
            <wp:effectExtent b="0" l="0" r="0" t="0"/>
            <wp:docPr id="1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9600"/>
            <wp:effectExtent b="0" l="0" r="0" t="0"/>
            <wp:docPr id="2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 FEATURE IMPORTANCE FROM THE DATASET: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2733675"/>
            <wp:effectExtent b="0" l="0" r="0" t="0"/>
            <wp:docPr id="2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219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PLOTTED:</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03900"/>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SCORE COMPARISON GRAPH:</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075" cy="3438525"/>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100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gain the best accuracy score from the LOGISTIC REGRESSION model. . </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use it to build our prediction model.</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we pickle our model:</w:t>
      </w:r>
    </w:p>
    <w:p w:rsidR="00000000" w:rsidDel="00000000" w:rsidP="00000000" w:rsidRDefault="00000000" w:rsidRPr="00000000" w14:paraId="00000084">
      <w:pPr>
        <w:ind w:left="720" w:firstLine="0"/>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color w:val="333333"/>
          <w:sz w:val="25"/>
          <w:szCs w:val="25"/>
          <w:highlight w:val="white"/>
        </w:rPr>
      </w:pPr>
      <w:r w:rsidDel="00000000" w:rsidR="00000000" w:rsidRPr="00000000">
        <w:rPr>
          <w:rFonts w:ascii="Times New Roman" w:cs="Times New Roman" w:eastAsia="Times New Roman" w:hAnsi="Times New Roman"/>
          <w:color w:val="333333"/>
          <w:sz w:val="25"/>
          <w:szCs w:val="25"/>
          <w:highlight w:val="white"/>
          <w:rtl w:val="0"/>
        </w:rPr>
        <w:t xml:space="preserve">What is a pickle?</w:t>
      </w:r>
    </w:p>
    <w:p w:rsidR="00000000" w:rsidDel="00000000" w:rsidP="00000000" w:rsidRDefault="00000000" w:rsidRPr="00000000" w14:paraId="00000086">
      <w:pPr>
        <w:ind w:left="720" w:firstLine="0"/>
        <w:jc w:val="both"/>
        <w:rPr>
          <w:rFonts w:ascii="Times New Roman" w:cs="Times New Roman" w:eastAsia="Times New Roman" w:hAnsi="Times New Roman"/>
          <w:color w:val="333333"/>
          <w:sz w:val="25"/>
          <w:szCs w:val="25"/>
          <w:highlight w:val="white"/>
        </w:rPr>
      </w:pPr>
      <w:r w:rsidDel="00000000" w:rsidR="00000000" w:rsidRPr="00000000">
        <w:rPr>
          <w:rFonts w:ascii="Times New Roman" w:cs="Times New Roman" w:eastAsia="Times New Roman" w:hAnsi="Times New Roman"/>
          <w:color w:val="333333"/>
          <w:sz w:val="25"/>
          <w:szCs w:val="25"/>
          <w:highlight w:val="white"/>
          <w:rtl w:val="0"/>
        </w:rPr>
        <w:t xml:space="preserve">Pickle is a generic object serialization module that can be used for serializing and deserializing objects. While it’s most commonly associated with saving and reloading trained machine learning models, it can actually be used on any kind of object. Here’s how you can use Pickle to save a trained model to a file and reload it to obtain predictions.</w:t>
      </w:r>
    </w:p>
    <w:p w:rsidR="00000000" w:rsidDel="00000000" w:rsidP="00000000" w:rsidRDefault="00000000" w:rsidRPr="00000000" w14:paraId="00000087">
      <w:pPr>
        <w:ind w:left="720" w:firstLine="0"/>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color w:val="333333"/>
          <w:sz w:val="25"/>
          <w:szCs w:val="25"/>
          <w:highlight w:val="white"/>
        </w:rPr>
      </w:pPr>
      <w:r w:rsidDel="00000000" w:rsidR="00000000" w:rsidRPr="00000000">
        <w:rPr>
          <w:rFonts w:ascii="Times New Roman" w:cs="Times New Roman" w:eastAsia="Times New Roman" w:hAnsi="Times New Roman"/>
          <w:color w:val="333333"/>
          <w:sz w:val="25"/>
          <w:szCs w:val="25"/>
          <w:highlight w:val="white"/>
        </w:rPr>
        <w:drawing>
          <wp:inline distB="114300" distT="114300" distL="114300" distR="114300">
            <wp:extent cx="4095750" cy="857250"/>
            <wp:effectExtent b="0" l="0" r="0" t="0"/>
            <wp:docPr id="1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957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color w:val="333333"/>
          <w:sz w:val="25"/>
          <w:szCs w:val="25"/>
          <w:highlight w:val="white"/>
        </w:rPr>
      </w:pPr>
      <w:r w:rsidDel="00000000" w:rsidR="00000000" w:rsidRPr="00000000">
        <w:rPr>
          <w:rFonts w:ascii="Times New Roman" w:cs="Times New Roman" w:eastAsia="Times New Roman" w:hAnsi="Times New Roman"/>
          <w:color w:val="333333"/>
          <w:sz w:val="25"/>
          <w:szCs w:val="25"/>
          <w:highlight w:val="white"/>
          <w:rtl w:val="0"/>
        </w:rPr>
        <w:t xml:space="preserve">Here, model_lr is our “logistic regression” model. </w:t>
      </w:r>
    </w:p>
    <w:p w:rsidR="00000000" w:rsidDel="00000000" w:rsidP="00000000" w:rsidRDefault="00000000" w:rsidRPr="00000000" w14:paraId="0000008B">
      <w:pPr>
        <w:ind w:left="720" w:firstLine="0"/>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pickle file:</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1717517"/>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05475" cy="171751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 streamlit to create a UI for the model we built: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291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created a Git repository with all the necessary files:</w:t>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then deployed our app on Streamlit using the repository:</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7393"/>
            <wp:effectExtent b="0" l="0" r="0" t="0"/>
            <wp:docPr id="10" name="image10.png"/>
            <a:graphic>
              <a:graphicData uri="http://schemas.openxmlformats.org/drawingml/2006/picture">
                <pic:pic>
                  <pic:nvPicPr>
                    <pic:cNvPr id="0" name="image10.png"/>
                    <pic:cNvPicPr preferRelativeResize="0"/>
                  </pic:nvPicPr>
                  <pic:blipFill>
                    <a:blip r:embed="rId31"/>
                    <a:srcRect b="10021" l="0" r="0" t="11350"/>
                    <a:stretch>
                      <a:fillRect/>
                    </a:stretch>
                  </pic:blipFill>
                  <pic:spPr>
                    <a:xfrm>
                      <a:off x="0" y="0"/>
                      <a:ext cx="5943600" cy="262739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Streamlit UI (desktop):</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1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UI (phone):</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05538"/>
            <wp:effectExtent b="0" l="0" r="0" t="0"/>
            <wp:docPr id="1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link: </w:t>
      </w:r>
      <w:hyperlink r:id="rId36">
        <w:r w:rsidDel="00000000" w:rsidR="00000000" w:rsidRPr="00000000">
          <w:rPr>
            <w:color w:val="1155cc"/>
            <w:highlight w:val="white"/>
            <w:u w:val="single"/>
            <w:rtl w:val="0"/>
          </w:rPr>
          <w:t xml:space="preserve">https://github.com/Olivia2651/stroke.git</w:t>
        </w:r>
      </w:hyperlink>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application link :</w:t>
      </w:r>
      <w:hyperlink r:id="rId37">
        <w:r w:rsidDel="00000000" w:rsidR="00000000" w:rsidRPr="00000000">
          <w:rPr>
            <w:rFonts w:ascii="Times New Roman" w:cs="Times New Roman" w:eastAsia="Times New Roman" w:hAnsi="Times New Roman"/>
            <w:color w:val="1155cc"/>
            <w:sz w:val="24"/>
            <w:szCs w:val="24"/>
            <w:u w:val="single"/>
            <w:rtl w:val="0"/>
          </w:rPr>
          <w:t xml:space="preserve">  https://olivia2651-stroke-streamlit-app-0p8v6h.streamlit.app/</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ins w:author="Veronica Dsouza" w:id="1" w:date="2023-03-03T23:59:58Z"/>
      </w:rPr>
    </w:pPr>
    <w:ins w:author="Veronica Dsouza" w:id="1" w:date="2023-03-03T23:59:58Z">
      <w:r w:rsidDel="00000000" w:rsidR="00000000" w:rsidRPr="00000000">
        <w:rPr>
          <w:rtl w:val="0"/>
        </w:rPr>
      </w:r>
    </w:ins>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ins w:author="Veronica Dsouza" w:id="1" w:date="2023-03-03T23:59:58Z"/>
      </w:rPr>
    </w:pPr>
    <w:ins w:author="Veronica Dsouza" w:id="1" w:date="2023-03-03T23:59:58Z">
      <w:r w:rsidDel="00000000" w:rsidR="00000000" w:rsidRPr="00000000">
        <w:rPr/>
        <w:fldChar w:fldCharType="begin"/>
        <w:instrText xml:space="preserve">PAGE</w:instrText>
        <w:fldChar w:fldCharType="separate"/>
        <w:fldChar w:fldCharType="end"/>
      </w:r>
      <w:r w:rsidDel="00000000" w:rsidR="00000000" w:rsidRPr="00000000">
        <w:rPr>
          <w:rtl w:val="0"/>
        </w:rPr>
      </w:r>
    </w:ins>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pict>
        <v:shape id="WordPictureWatermark1" style="position:absolute;width:468.0pt;height:202.52631578947367pt;rotation:0;z-index:-503316481;mso-position-horizontal-relative:margin;mso-position-horizontal:center;mso-position-vertical-relative:margin;mso-position-vertical:center;" alt="" type="#_x0000_t75">
          <v:imagedata blacklevel="22938f" cropbottom="0f" cropleft="0f" cropright="0f" croptop="0f" gain="19661f" r:id="rId1" o:title="image1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7.png"/><Relationship Id="rId33" Type="http://schemas.openxmlformats.org/officeDocument/2006/relationships/image" Target="media/image1.png"/><Relationship Id="rId10" Type="http://schemas.openxmlformats.org/officeDocument/2006/relationships/image" Target="media/image15.png"/><Relationship Id="rId32" Type="http://schemas.openxmlformats.org/officeDocument/2006/relationships/image" Target="media/image9.png"/><Relationship Id="rId13" Type="http://schemas.openxmlformats.org/officeDocument/2006/relationships/image" Target="media/image22.png"/><Relationship Id="rId35" Type="http://schemas.openxmlformats.org/officeDocument/2006/relationships/image" Target="media/image5.png"/><Relationship Id="rId12" Type="http://schemas.openxmlformats.org/officeDocument/2006/relationships/image" Target="media/image11.png"/><Relationship Id="rId34" Type="http://schemas.openxmlformats.org/officeDocument/2006/relationships/image" Target="media/image2.png"/><Relationship Id="rId15" Type="http://schemas.openxmlformats.org/officeDocument/2006/relationships/image" Target="media/image20.png"/><Relationship Id="rId37" Type="http://schemas.openxmlformats.org/officeDocument/2006/relationships/hyperlink" Target="https://olivia2651-stroke-streamlit-app-0p8v6h.streamlit.app/" TargetMode="External"/><Relationship Id="rId14" Type="http://schemas.openxmlformats.org/officeDocument/2006/relationships/image" Target="media/image21.png"/><Relationship Id="rId36" Type="http://schemas.openxmlformats.org/officeDocument/2006/relationships/hyperlink" Target="https://github.com/Olivia2651/stroke.git" TargetMode="External"/><Relationship Id="rId17" Type="http://schemas.openxmlformats.org/officeDocument/2006/relationships/image" Target="media/image27.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